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14:paraId="506FE6BB" w14:textId="06B014D2">
      <w:r>
        <w:rPr>
          <w:b/>
          <w:bCs/>
        </w:rPr>
        <w:t xml:space="preserve">ChangeDown </w:t>
      </w:r>
      <w:ins w:id="1" w:author="Editor" w:date="2026-03-21T00:00:00Z">
        <w:r>
          <w:t xml:space="preserve">c</w:t>
        </w:r>
      </w:ins>
      <w:del w:id="2" w:author="Editor" w:date="2026-03-21T00:00:00Z">
        <w:r>
          <w:delText xml:space="preserve">C</w:delText>
        </w:r>
      </w:del>
      <w:r>
        <w:t xml:space="preserve">ollaborative Editing Powered by CriticMarkup</w:t>
      </w:r>
      <w:commentRangeStart w:id="0"/>
      <w:commentRangeEnd w:id="0"/>
      <w:r>
        <w:rPr>
          <w:rStyle w:val="CommentReference"/>
        </w:rPr>
        <w:commentReference w:id="0"/>
      </w:r>
    </w:p>
    <w:p/>
    <w:p w14:paraId="21EC07EE" w14:textId="32CFA72B">
      <w:r>
        <w:rPr>
          <w:i/>
          <w:iCs/>
        </w:rPr>
        <w:t xml:space="preserve">By: Author 1, Product Lead – ChangeDown</w:t>
      </w:r>
    </w:p>
    <w:p/>
    <w:p w14:paraId="653692EB" w14:textId="32C558CA">
      <w:r>
        <w:rPr>
          <w:i/>
          <w:iCs/>
        </w:rPr>
        <w:t xml:space="preserve">Author 2, Engineering – ChangeDown</w:t>
      </w:r>
    </w:p>
    <w:p/>
    <w:p w14:paraId="7EE80351" w14:textId="2C121DC0">
      <w:r>
        <w:rPr>
          <w:i/>
          <w:iCs/>
        </w:rPr>
        <w:t xml:space="preserve">Author 3, Documentation – ChangeDown</w:t>
      </w:r>
      <w:commentRangeStart w:id="1"/>
      <w:commentRangeEnd w:id="1"/>
      <w:r>
        <w:rPr>
          <w:rStyle w:val="CommentReference"/>
        </w:rPr>
        <w:commentReference w:id="1"/>
      </w:r>
    </w:p>
    <w:p/>
    <w:p w14:paraId="1E100F9A" w14:textId="1732E54B">
      <w:del w:id="3" w:author="Editor" w:date="2026-03-21T00:00:00Z">
        <w:r>
          <w:delText xml:space="preserve">Introduction</w:delText>
        </w:r>
      </w:del>
    </w:p>
    <w:p/>
    <w:p w14:paraId="2BA15545" w14:textId="4E75C2E5">
      <w:r>
        <w:t xml:space="preserve">When teams collaborate on documents, they are not thinking about the underlying technology </w:t>
      </w:r>
      <w:del w:id="4" w:author="Editor" w:date="2026-03-21T00:00:00Z">
        <w:r>
          <w:delText xml:space="preserve">—</w:delText>
        </w:r>
      </w:del>
      <w:ins w:id="5" w:author="Editor" w:date="2026-03-21T00:00:00Z">
        <w:r>
          <w:t xml:space="preserve">—</w:t>
        </w:r>
      </w:ins>
      <w:r>
        <w:t xml:space="preserve"> they just want their edits tracked reliably and attributed correctly.</w:t>
      </w:r>
    </w:p>
    <w:p/>
    <w:p w14:paraId="124A1CEF" w14:textId="26B302F5">
      <w:r>
        <w:t xml:space="preserve">But </w:t>
      </w:r>
      <w:del w:id="6" w:author="Editor" w:date="2026-03-21T00:00:00Z">
        <w:r>
          <w:delText xml:space="preserve">most</w:delText>
        </w:r>
      </w:del>
      <w:r>
        <w:t xml:space="preserve"> document editing workflows face a familiar challenge: you have invested in </w:t>
      </w:r>
      <w:ins w:id="7" w:author="Editor" w:date="2026-03-21T00:00:00Z">
        <w:r>
          <w:t xml:space="preserve">sophisticated</w:t>
        </w:r>
      </w:ins>
      <w:r>
        <w:t xml:space="preserve"> </w:t>
      </w:r>
      <w:ins w:id="8" w:author="Editor" w:date="2026-03-21T00:00:00Z">
        <w:r>
          <w:t xml:space="preserve">AI agents</w:t>
        </w:r>
      </w:ins>
      <w:r>
        <w:t xml:space="preserve"> that can draft, revise, and restructure content, yet they </w:t>
      </w:r>
      <w:del w:id="9" w:author="Editor" w:date="2026-03-21T00:00:00Z">
        <w:r>
          <w:delText xml:space="preserve">bypass</w:delText>
        </w:r>
      </w:del>
      <w:r>
        <w:t xml:space="preserve"> every editorial safeguard your team depends on </w:t>
      </w:r>
      <w:del w:id="10" w:author="Editor" w:date="2026-03-21T00:00:00Z">
        <w:r>
          <w:delText xml:space="preserve">—</w:delText>
        </w:r>
      </w:del>
      <w:r>
        <w:t xml:space="preserve"> </w:t>
      </w:r>
      <w:del w:id="11" w:author="Editor" w:date="2026-03-21T00:00:00Z">
        <w:r>
          <w:delText xml:space="preserve">​</w:delText>
        </w:r>
      </w:del>
      <w:ins w:id="12" w:author="Editor" w:date="2026-03-21T00:00:00Z">
        <w:r>
          <w:t xml:space="preserve">—</w:t>
        </w:r>
      </w:ins>
      <w:r>
        <w:t xml:space="preserve">Edits arrive without </w:t>
      </w:r>
      <w:del w:id="13" w:author="Editor" w:date="2026-03-21T00:00:00Z">
        <w:r>
          <w:delText xml:space="preserve">attribution</w:delText>
        </w:r>
      </w:del>
      <w:ins w:id="14" w:author="Editor" w:date="2026-03-21T00:00:00Z">
        <w:r>
          <w:t xml:space="preserve">attribution</w:t>
        </w:r>
      </w:ins>
      <w:r>
        <w:t xml:space="preserve">. Revisions overwrite previous work with no </w:t>
      </w:r>
      <w:del w:id="15" w:author="Editor" w:date="2026-03-21T00:00:00Z">
        <w:r>
          <w:delText xml:space="preserve">record</w:delText>
        </w:r>
      </w:del>
      <w:ins w:id="16" w:author="Editor" w:date="2026-03-21T00:00:00Z">
        <w:r>
          <w:t xml:space="preserve">record</w:t>
        </w:r>
      </w:ins>
      <w:r>
        <w:t xml:space="preserve">. Reviewers discover changes only by diffing file versions after the fact</w:t>
      </w:r>
      <w:ins w:id="17" w:author="Editor" w:date="2026-03-21T00:00:00Z">
        <w:r>
          <w:t xml:space="preserve">,</w:t>
        </w:r>
      </w:ins>
      <w:r>
        <w:t xml:space="preserve"> </w:t>
      </w:r>
      <w:del w:id="18" w:author="Editor" w:date="2026-03-21T00:00:00Z">
        <w:r>
          <w:delText xml:space="preserve">—</w:delText>
        </w:r>
      </w:del>
      <w:r>
        <w:t xml:space="preserve"> reconstructing context from commit messages that rarely explain why a particular sentence was reworded or a paragraph reorganized.</w:t>
      </w:r>
    </w:p>
    <w:p/>
    <w:p w14:paraId="643C74A0" w14:textId="5E7E9939">
      <w:r>
        <w:t xml:space="preserve">That is why ChangeDown and </w:t>
      </w:r>
      <w:ins w:id="19" w:author="Editor" w:date="2026-03-21T00:00:00Z">
        <w:r>
          <w:t xml:space="preserve">the CriticMarkup open standard</w:t>
        </w:r>
      </w:ins>
      <w:r>
        <w:t xml:space="preserve"> took a different approach</w:t>
      </w:r>
      <w:ins w:id="20" w:author="Editor" w:date="2026-03-21T00:00:00Z">
        <w:r>
          <w:t xml:space="preserve">.</w:t>
        </w:r>
      </w:ins>
      <w:r>
        <w:t xml:space="preserve"> </w:t>
      </w:r>
      <w:del w:id="21" w:author="Editor" w:date="2026-03-21T00:00:00Z">
        <w:r>
          <w:delText xml:space="preserve">:</w:delText>
        </w:r>
      </w:del>
      <w:ins w:id="22" w:author="Editor" w:date="2026-03-21T00:00:00Z">
        <w:r>
          <w:t xml:space="preserve">Every edit is</w:t>
        </w:r>
      </w:ins>
      <w:r>
        <w:t xml:space="preserve"> </w:t>
      </w:r>
      <w:del w:id="23" w:author="Editor" w:date="2026-03-21T00:00:00Z">
        <w:r>
          <w:delText xml:space="preserve">captured</w:delText>
        </w:r>
      </w:del>
      <w:r>
        <w:t xml:space="preserve"> inline, attributed to </w:t>
      </w:r>
      <w:del w:id="24" w:author="Editor" w:date="2026-03-21T00:00:00Z">
        <w:r>
          <w:delText xml:space="preserve">its</w:delText>
        </w:r>
      </w:del>
      <w:ins w:id="25" w:author="Editor" w:date="2026-03-21T00:00:00Z">
        <w:r>
          <w:t xml:space="preserve">its</w:t>
        </w:r>
      </w:ins>
      <w:r>
        <w:t xml:space="preserve"> author, with a reason attached.</w:t>
      </w:r>
    </w:p>
    <w:p/>
    <w:p w14:paraId="51E056D6" w14:textId="6A63E7CB">
      <w:r>
        <w:t xml:space="preserve">The new </w:t>
      </w:r>
      <w:del w:id="26" w:author="Editor" w:date="2026-03-21T00:00:00Z">
        <w:r>
          <w:delText xml:space="preserve">open-source</w:delText>
        </w:r>
      </w:del>
      <w:ins w:id="27" w:author="Editor" w:date="2026-03-21T00:00:00Z">
        <w:r>
          <w:t xml:space="preserve">open source</w:t>
        </w:r>
      </w:ins>
      <w:r>
        <w:t xml:space="preserve"> </w:t>
      </w:r>
      <w:ins w:id="28" w:author="Editor" w:date="2026-03-21T00:00:00Z">
        <w:r>
          <w:t xml:space="preserve">CriticMarkup</w:t>
        </w:r>
      </w:ins>
      <w:r>
        <w:t xml:space="preserve"> connector for markdown editors gives teams a bring-your-own-vocabulary approach to change tracking. Rather than forcing a proprietary format, the connector maps every insertion, deletion, substitution</w:t>
      </w:r>
      <w:del w:id="29" w:author="Editor" w:date="2026-03-21T00:00:00Z">
        <w:r>
          <w:delText xml:space="preserve">,</w:delText>
        </w:r>
      </w:del>
      <w:r>
        <w:t xml:space="preserve"> </w:t>
      </w:r>
      <w:del w:id="30" w:author="Editor" w:date="2026-03-21T00:00:00Z">
        <w:r>
          <w:delText xml:space="preserve">"</w:delText>
        </w:r>
      </w:del>
      <w:r>
        <w:t xml:space="preserve">highlight</w:t>
      </w:r>
      <w:del w:id="31" w:author="Editor" w:date="2026-03-21T00:00:00Z">
        <w:r>
          <w:delText xml:space="preserve">"</w:delText>
        </w:r>
      </w:del>
      <w:ins w:id="32" w:author="Editor" w:date="2026-03-21T00:00:00Z">
        <w:r>
          <w:t xml:space="preserve">and comment</w:t>
        </w:r>
      </w:ins>
      <w:r>
        <w:t xml:space="preserve"> to standard CriticMarkup delimiters that any text editor can render. This means organizations can integrate change tracking into their existing markdown pipelines without vendor lock-in, using the same files across VS Code, GitHub, static site generators, and documentation build systems that already process plain text natively</w:t>
      </w:r>
      <w:del w:id="33" w:author="Editor" w:date="2026-03-21T00:00:00Z">
        <w:r>
          <w:delText xml:space="preserve">,</w:delText>
        </w:r>
      </w:del>
      <w:r>
        <w:t xml:space="preserve"> while maintaining full editorial accountability.</w:t>
      </w:r>
    </w:p>
    <w:p/>
    <w:p w14:paraId="19304846" w14:textId="7AB15C12">
      <w:r>
        <w:t xml:space="preserve">For the </w:t>
      </w:r>
      <w:ins w:id="34" w:author="Editor" w:date="2026-03-21T00:00:00Z">
        <w:r>
          <w:t xml:space="preserve">more than</w:t>
        </w:r>
      </w:ins>
      <w:r>
        <w:t xml:space="preserve"> 10,000</w:t>
      </w:r>
      <w:del w:id="35" w:author="Editor" w:date="2026-03-21T00:00:00Z">
        <w:r>
          <w:delText xml:space="preserve">+</w:delText>
        </w:r>
      </w:del>
      <w:r>
        <w:t xml:space="preserve"> organizations running collaborative document workflows today, this integration delivers a practical path to tracked AI editing. Teams in </w:t>
      </w:r>
      <w:del w:id="36" w:author="Editor" w:date="2026-03-21T00:00:00Z">
        <w:r>
          <w:delText xml:space="preserve">North America, Europe, and the Asia-Pacific region</w:delText>
        </w:r>
      </w:del>
      <w:ins w:id="37" w:author="Editor" w:date="2026-03-21T00:00:00Z">
        <w:r>
          <w:t xml:space="preserve">North America, Europe, and the Asia-Pacific region</w:t>
        </w:r>
      </w:ins>
      <w:r>
        <w:t xml:space="preserve"> </w:t>
      </w:r>
      <w:ins w:id="38" w:author="Editor" w:date="2026-03-21T00:00:00Z">
        <w:r>
          <w:t xml:space="preserve">can</w:t>
        </w:r>
      </w:ins>
      <w:r>
        <w:t xml:space="preserve"> connect </w:t>
      </w:r>
      <w:ins w:id="39" w:author="Editor" w:date="2026-03-21T00:00:00Z">
        <w:r>
          <w:t xml:space="preserve">their</w:t>
        </w:r>
      </w:ins>
      <w:r>
        <w:t xml:space="preserve"> existing markdown toolchains to ChangeDown without replacing their current editors or revision control systems</w:t>
      </w:r>
      <w:del w:id="40" w:author="Editor" w:date="2026-03-21T00:00:00Z">
        <w:r>
          <w:delText xml:space="preserve">+</w:delText>
        </w:r>
      </w:del>
      <w:r>
        <w:t xml:space="preserve">.</w:t>
      </w:r>
    </w:p>
    <w:p/>
    <w:p w14:paraId="2D4E629D" w14:textId="00CEAAAF">
      <w:r>
        <w:t xml:space="preserve">Here is how the integration works, where it fits across collaborative editing workflows, and what measurable improvements organizations report from deploying tracked change management.</w:t>
      </w:r>
    </w:p>
    <w:p/>
    <w:p w14:paraId="6A63AF8F" w14:textId="4468B05D">
      <w:del w:id="41" w:author="Editor" w:date="2026-03-21T00:00:00Z">
        <w:r>
          <w:delText xml:space="preserve">ChangeDown Integration Architecture and Design</w:delText>
        </w:r>
      </w:del>
      <w:ins w:id="42" w:author="Editor" w:date="2026-03-21T00:00:00Z">
        <w:r>
          <w:t xml:space="preserve">ChangeDown</w:t>
        </w:r>
      </w:ins>
      <w:r>
        <w:t xml:space="preserve"> </w:t>
      </w:r>
      <w:ins w:id="43" w:author="Editor" w:date="2026-03-21T00:00:00Z">
        <w:r>
          <w:t xml:space="preserve">integration</w:t>
        </w:r>
      </w:ins>
      <w:r>
        <w:t xml:space="preserve"> </w:t>
      </w:r>
      <w:ins w:id="44" w:author="Editor" w:date="2026-03-21T00:00:00Z">
        <w:r>
          <w:t xml:space="preserve">architecture and design</w:t>
        </w:r>
      </w:ins>
    </w:p>
    <w:p/>
    <w:p w14:paraId="34EB1E35" w14:textId="77430A0E">
      <w:r>
        <w:t xml:space="preserve">This integration connects your markdown editing environment to open-source CriticMarkup services through a </w:t>
      </w:r>
      <w:del w:id="45" w:author="Editor" w:date="2026-03-21T00:00:00Z">
        <w:r>
          <w:delText xml:space="preserve">layered</w:delText>
        </w:r>
      </w:del>
      <w:ins w:id="46" w:author="Editor" w:date="2026-03-21T00:00:00Z">
        <w:r>
          <w:t xml:space="preserve">layered</w:t>
        </w:r>
      </w:ins>
      <w:r>
        <w:t xml:space="preserve"> architecture designed for extensibility and reliability. </w:t>
      </w:r>
      <w:ins w:id="47" w:author="Editor" w:date="2026-03-21T00:00:00Z">
        <w:r>
          <w:t xml:space="preserve">The architecture comprises three integrated layers:</w:t>
        </w:r>
      </w:ins>
    </w:p>
    <w:p/>
    <w:p w14:paraId="07E44289" w14:textId="31832682">
      <w:del w:id="48" w:author="Editor" w:date="2026-03-21T00:00:00Z">
        <w:r>
          <w:delText xml:space="preserve">F</w:delText>
        </w:r>
      </w:del>
      <w:bookmarkStart w:name="cn-sep-1" w:id="1"/>
      <w:bookmarkEnd w:id="1"/>
      <w:del w:id="49" w:author="Editor" w:date="2026-03-21T00:00:00Z">
        <w:r>
          <w:delText xml:space="preserve">igure</w:delText>
        </w:r>
      </w:del>
      <w:r>
        <w:t xml:space="preserve"> </w:t>
      </w:r>
      <w:del w:id="50" w:author="Editor" w:date="2026-03-21T00:00:00Z">
        <w:r>
          <w:delText xml:space="preserve">1</w:delText>
        </w:r>
      </w:del>
      <w:r>
        <w:t xml:space="preserve"> </w:t>
      </w:r>
      <w:del w:id="51" w:author="Editor" w:date="2026-03-21T00:00:00Z">
        <w:r>
          <w:delText xml:space="preserve">shows the component architecture for the ChangeDown integration, illustrating how the VS Code extension, the MCP tool server, and the CriticMarkup parser work together to deliver tracked changes.</w:delText>
        </w:r>
      </w:del>
    </w:p>
    <w:p/>
    <w:p w14:paraId="7327B789" w14:textId="2671E9CA">
      <w:del w:id="52" w:author="Editor" w:date="2026-03-21T00:00:00Z">
        <w:r>
          <w:drawing>
            <wp:inline distT="0" distB="0" distL="0" distR="0">
              <wp:extent cx="4114800" cy="1028700"/>
              <wp:effectExtent t="0" r="0" b="0" l="0"/>
              <wp:docPr id="1" name="Picture 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1028700"/>
                      </a:xfrm>
                      <a:prstGeom prst="rect">
                        <a:avLst/>
                      </a:prstGeom>
                    </pic:spPr>
                  </pic:pic>
                </a:graphicData>
              </a:graphic>
            </wp:inline>
          </w:drawing>
        </w:r>
      </w:del>
    </w:p>
    <w:p/>
    <w:p w14:paraId="1091208C" w14:textId="1ABD7659">
      <w:del w:id="53" w:author="Editor" w:date="2026-03-21T00:00:00Z">
        <w:r>
          <w:rPr>
            <w:b/>
            <w:bCs/>
          </w:rPr>
          <w:delText xml:space="preserve">Figure 1:</w:delText>
        </w:r>
      </w:del>
      <w:del w:id="54" w:author="Editor" w:date="2026-03-21T00:00:00Z">
        <w:r>
          <w:delText xml:space="preserve"> ChangeDown extension integration with CriticMarkup services</w:delText>
        </w:r>
      </w:del>
    </w:p>
    <w:p/>
    <w:p w14:paraId="7A7D1DDF" w14:textId="2E10239D">
      <w:del w:id="55" w:author="Editor" w:date="2026-03-21T00:00:00Z">
        <w:r>
          <w:delText xml:space="preserve">The architecture comprises three integrated layers:</w:delText>
        </w:r>
      </w:del>
    </w:p>
    <w:p/>
    <w:p w14:paraId="70349647" w14:textId="14AB8495">
      <w:pPr>
        <w:pStyle w:val="ListParagraph"/>
        <w:numPr>
          <w:ilvl w:val="0"/>
          <w:numId w:val="1"/>
        </w:numPr>
      </w:pPr>
      <w:r>
        <w:rPr>
          <w:b/>
          <w:bCs/>
        </w:rPr>
        <w:t xml:space="preserve">Editor</w:t>
      </w:r>
      <w:r>
        <w:t xml:space="preserve"> </w:t>
      </w:r>
      <w:del w:id="56" w:author="Editor" w:date="2026-03-21T00:00:00Z">
        <w:r>
          <w:rPr>
            <w:b/>
            <w:bCs/>
          </w:rPr>
          <w:delText xml:space="preserve">interaction layer</w:delText>
        </w:r>
      </w:del>
      <w:r>
        <w:t xml:space="preserve"> </w:t>
      </w:r>
      <w:r>
        <w:rPr>
          <w:b/>
          <w:bCs/>
        </w:rPr>
        <w:t xml:space="preserve">interaction layer:</w:t>
      </w:r>
      <w:r>
        <w:t xml:space="preserve"> </w:t>
      </w:r>
      <w:ins w:id="57" w:author="Editor" w:date="2026-03-21T00:00:00Z">
        <w:r>
          <w:t xml:space="preserve">–</w:t>
        </w:r>
      </w:ins>
      <w:r>
        <w:t xml:space="preserve"> The VS Code extension captures every keystroke and cursor movement, accumulating edits into boundary-delimited change operations that wrap automatically in </w:t>
      </w:r>
      <w:del w:id="58" w:author="Editor" w:date="2026-03-21T00:00:00Z">
        <w:r>
          <w:delText xml:space="preserve">CriticMarkup (</w:delText>
        </w:r>
      </w:del>
      <w:r>
        <w:t xml:space="preserve">CriticMarkup</w:t>
      </w:r>
      <w:del w:id="59" w:author="Editor" w:date="2026-03-21T00:00:00Z">
        <w:r>
          <w:delText xml:space="preserve">)</w:delText>
        </w:r>
      </w:del>
      <w:ins w:id="60" w:author="Editor" w:date="2026-03-21T00:00:00Z">
        <w:r>
          <w:t xml:space="preserve">(CM)</w:t>
        </w:r>
      </w:ins>
      <w:r>
        <w:t xml:space="preserve"> syntax before writing each attributed change to the file.</w:t>
      </w:r>
    </w:p>
    <w:p w14:paraId="27CE2987" w14:textId="42076CE2">
      <w:pPr>
        <w:pStyle w:val="ListParagraph"/>
        <w:numPr>
          <w:ilvl w:val="0"/>
          <w:numId w:val="1"/>
        </w:numPr>
      </w:pPr>
      <w:r>
        <w:rPr>
          <w:b/>
          <w:bCs/>
        </w:rPr>
        <w:t xml:space="preserve">Connector layer:</w:t>
      </w:r>
      <w:r>
        <w:t xml:space="preserve"> </w:t>
      </w:r>
      <w:ins w:id="61" w:author="Editor" w:date="2026-03-21T00:00:00Z">
        <w:r>
          <w:t xml:space="preserve">–</w:t>
        </w:r>
      </w:ins>
      <w:r>
        <w:t xml:space="preserve"> The </w:t>
      </w:r>
      <w:del w:id="62" w:author="Editor" w:date="2026-03-21T00:00:00Z">
        <w:r>
          <w:delText xml:space="preserve">open-source</w:delText>
        </w:r>
      </w:del>
      <w:ins w:id="63" w:author="Editor" w:date="2026-03-21T00:00:00Z">
        <w:r>
          <w:t xml:space="preserve">open source</w:t>
        </w:r>
      </w:ins>
      <w:r>
        <w:t xml:space="preserve"> MCP tool server bridges AI agents to the same CriticMarkup format, translating propose_change calls into attributed edit operations with full metadata.</w:t>
      </w:r>
    </w:p>
    <w:p w14:paraId="458F2F40" w14:textId="641B78C6">
      <w:pPr>
        <w:pStyle w:val="ListParagraph"/>
        <w:numPr>
          <w:ilvl w:val="0"/>
          <w:numId w:val="1"/>
        </w:numPr>
      </w:pPr>
      <w:r>
        <w:rPr>
          <w:b/>
          <w:bCs/>
        </w:rPr>
        <w:t xml:space="preserve">AI agent</w:t>
      </w:r>
      <w:r>
        <w:t xml:space="preserve"> </w:t>
      </w:r>
      <w:ins w:id="64" w:author="Editor" w:date="2026-03-21T00:00:00Z">
        <w:r>
          <w:rPr>
            <w:b/>
            <w:bCs/>
          </w:rPr>
          <w:t xml:space="preserve">layer</w:t>
        </w:r>
      </w:ins>
      <w:r>
        <w:t xml:space="preserve"> </w:t>
      </w:r>
      <w:del w:id="65" w:author="Editor" w:date="2026-03-21T00:00:00Z">
        <w:r>
          <w:rPr>
            <w:b/>
            <w:bCs/>
          </w:rPr>
          <w:delText xml:space="preserve">layer:</w:delText>
        </w:r>
      </w:del>
      <w:ins w:id="66" w:author="Editor" w:date="2026-03-21T00:00:00Z">
        <w:r>
          <w:t xml:space="preserve">–</w:t>
        </w:r>
      </w:ins>
      <w:r>
        <w:t xml:space="preserve"> Large language models and other AI agents interact with tracked files through the MCP tool server, generating context-aware edit proposals that reference LINE:HASH coordinates. The connector validates each proposal against the current file state before committing attributed changes to the </w:t>
      </w:r>
      <w:ins w:id="67" w:author="Editor" w:date="2026-03-21T00:00:00Z">
        <w:r>
          <w:t xml:space="preserve">CriticMarkup record using</w:t>
        </w:r>
      </w:ins>
      <w:r>
        <w:t xml:space="preserve"> </w:t>
      </w:r>
      <w:ins w:id="68" w:author="Editor" w:date="2026-03-21T00:00:00Z">
        <w:r>
          <w:t xml:space="preserve">the</w:t>
        </w:r>
      </w:ins>
      <w:del w:id="69" w:author="Editor" w:date="2026-03-21T00:00:00Z">
        <w:r>
          <w:delText xml:space="preserve">six-level matching cascade</w:delText>
        </w:r>
      </w:del>
      <w:ins w:id="70" w:author="Editor" w:date="2026-03-21T00:00:00Z">
        <w:r>
          <w:t xml:space="preserve">six-level matching cascade</w:t>
        </w:r>
      </w:ins>
      <w:r>
        <w:t xml:space="preserve">. Metadata extraction is handled by </w:t>
      </w:r>
      <w:ins w:id="71" w:author="Editor" w:date="2026-03-21T00:00:00Z">
        <w:r>
          <w:t xml:space="preserve">the footnote-native parser</w:t>
        </w:r>
      </w:ins>
      <w:r>
        <w:t xml:space="preserve">, delivering structured metadata extraction for attributed review responses.</w:t>
      </w:r>
    </w:p>
    <w:p/>
    <w:p w14:paraId="2629BD0F" w14:textId="1FCB27BC">
      <w:ins w:id="72" w:author="Editor" w:date="2026-03-21T00:00:00Z">
        <w:r>
          <w:t xml:space="preserve">This arc</w:t>
        </w:r>
      </w:ins>
      <w:bookmarkStart w:name="cn-sep-2" w:id="2"/>
      <w:bookmarkEnd w:id="2"/>
      <w:ins w:id="73" w:author="Editor" w:date="2026-03-21T00:00:00Z">
        <w:r>
          <w:t xml:space="preserve">hitecture is illustrated in the following NEEDS ACTION: replace with actual figure reference diagram</w:t>
        </w:r>
      </w:ins>
      <w:bookmarkStart w:name="cn-sep-3" w:id="3"/>
      <w:bookmarkEnd w:id="3"/>
      <w:ins w:id="74" w:author="Editor" w:date="2026-03-21T00:00:00Z">
        <w:r>
          <w:t xml:space="preserve">.</w:t>
        </w:r>
      </w:ins>
    </w:p>
    <w:p/>
    <w:p w14:paraId="38230B03" w14:textId="6B6A4098">
      <w:ins w:id="75" w:author="Editor" w:date="2026-03-21T00:00:00Z">
        <w:r>
          <w:drawing>
            <wp:inline distT="0" distB="0" distL="0" distR="0">
              <wp:extent cx="4114800" cy="1028700"/>
              <wp:effectExtent t="0" r="0" b="0" l="0"/>
              <wp:docPr id="1" name="Picture 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1028700"/>
                      </a:xfrm>
                      <a:prstGeom prst="rect">
                        <a:avLst/>
                      </a:prstGeom>
                    </pic:spPr>
                  </pic:pic>
                </a:graphicData>
              </a:graphic>
            </wp:inline>
          </w:drawing>
        </w:r>
      </w:ins>
    </w:p>
    <w:p/>
    <w:p w14:paraId="184F3196" w14:textId="64A0A42E">
      <w:ins w:id="76" w:author="Editor" w:date="2026-03-21T00:00:00Z">
        <w:r>
          <w:rPr>
            <w:i/>
            <w:iCs/>
          </w:rPr>
          <w:t xml:space="preserve">Figure 1: ChangeDown extension integration with CriticMarkup services overview</w:t>
        </w:r>
      </w:ins>
    </w:p>
    <w:p/>
    <w:p w14:paraId="299FB5AB" w14:textId="79BDB768">
      <w:del w:id="77" w:author="Editor" w:date="2026-03-21T00:00:00Z">
        <w:r>
          <w:delText xml:space="preserve">How an</w:delText>
        </w:r>
      </w:del>
      <w:r>
        <w:t xml:space="preserve"> Agent </w:t>
      </w:r>
      <w:del w:id="78" w:author="Editor" w:date="2026-03-21T00:00:00Z">
        <w:r>
          <w:delText xml:space="preserve">E</w:delText>
        </w:r>
      </w:del>
      <w:ins w:id="79" w:author="Editor" w:date="2026-03-21T00:00:00Z">
        <w:r>
          <w:t xml:space="preserve">e</w:t>
        </w:r>
      </w:ins>
      <w:r>
        <w:t xml:space="preserve">diting </w:t>
      </w:r>
      <w:del w:id="80" w:author="Editor" w:date="2026-03-21T00:00:00Z">
        <w:r>
          <w:delText xml:space="preserve">F</w:delText>
        </w:r>
      </w:del>
      <w:ins w:id="81" w:author="Editor" w:date="2026-03-21T00:00:00Z">
        <w:r>
          <w:t xml:space="preserve">f</w:t>
        </w:r>
      </w:ins>
      <w:r>
        <w:t xml:space="preserve">low</w:t>
      </w:r>
      <w:del w:id="82" w:author="Editor" w:date="2026-03-21T00:00:00Z">
        <w:r>
          <w:delText xml:space="preserve">s End-to-End</w:delText>
        </w:r>
      </w:del>
    </w:p>
    <w:p/>
    <w:p w14:paraId="511F1102" w14:textId="387AA021">
      <w:del w:id="83" w:author="Editor" w:date="2026-03-21T00:00:00Z">
        <w:r>
          <w:drawing>
            <wp:inline distT="0" distB="0" distL="0" distR="0">
              <wp:extent cx="4114800" cy="2057400"/>
              <wp:effectExtent t="0" r="0" b="0" l="0"/>
              <wp:docPr id="1" name="Picture 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057400"/>
                      </a:xfrm>
                      <a:prstGeom prst="rect">
                        <a:avLst/>
                      </a:prstGeom>
                    </pic:spPr>
                  </pic:pic>
                </a:graphicData>
              </a:graphic>
            </wp:inline>
          </w:drawing>
        </w:r>
      </w:del>
    </w:p>
    <w:p/>
    <w:p w14:paraId="26A97F9F" w14:textId="42CC80B8">
      <w:del w:id="84" w:author="Editor" w:date="2026-03-21T00:00:00Z">
        <w:r>
          <w:rPr>
            <w:b/>
            <w:bCs/>
          </w:rPr>
          <w:delText xml:space="preserve">Figure 2:</w:delText>
        </w:r>
      </w:del>
      <w:del w:id="85" w:author="Editor" w:date="2026-03-21T00:00:00Z">
        <w:r>
          <w:delText xml:space="preserve"> ChangeDown Agent Editing and Review Integration Call flow</w:delText>
        </w:r>
      </w:del>
    </w:p>
    <w:p/>
    <w:p w14:paraId="602CD608" w14:textId="0B386054">
      <w:r>
        <w:t xml:space="preserve">When an agent connects to a tracked file in the editing environment, the following flow takes place:</w:t>
      </w:r>
      <w:commentRangeStart w:id="2"/>
      <w:commentRangeEnd w:id="2"/>
      <w:r>
        <w:rPr>
          <w:rStyle w:val="CommentReference"/>
        </w:rPr>
        <w:commentReference w:id="2"/>
      </w:r>
    </w:p>
    <w:p/>
    <w:p w14:paraId="316227B5" w14:textId="11272C57">
      <w:pPr>
        <w:pStyle w:val="ListParagraph"/>
        <w:numPr>
          <w:ilvl w:val="1"/>
          <w:numId w:val="1"/>
        </w:numPr>
      </w:pPr>
      <w:r>
        <w:rPr>
          <w:b/>
          <w:bCs/>
        </w:rPr>
        <w:t xml:space="preserve">Agent reads file state</w:t>
      </w:r>
      <w:r>
        <w:t xml:space="preserve"> </w:t>
      </w:r>
      <w:del w:id="86" w:author="Editor" w:date="2026-03-21T00:00:00Z">
        <w:r>
          <w:delText xml:space="preserve">-</w:delText>
        </w:r>
      </w:del>
      <w:ins w:id="87" w:author="Editor" w:date="2026-03-21T00:00:00Z">
        <w:r>
          <w:t xml:space="preserve">–</w:t>
        </w:r>
      </w:ins>
      <w:r>
        <w:t xml:space="preserve"> The agent reads the current file state through the MCP read_tracked_file tool, which returns every line with its LINE:HASH coordinate. The agent receives the full document context including pending changes, author metadata, and review status for each </w:t>
      </w:r>
      <w:del w:id="88" w:author="Editor" w:date="2026-03-21T00:00:00Z">
        <w:r>
          <w:delText xml:space="preserve">tracked</w:delText>
        </w:r>
      </w:del>
      <w:r>
        <w:t xml:space="preserve"> </w:t>
      </w:r>
      <w:del w:id="89" w:author="Editor" w:date="2026-03-21T00:00:00Z">
        <w:r>
          <w:delText xml:space="preserve">operation</w:delText>
        </w:r>
      </w:del>
      <w:ins w:id="90" w:author="Editor" w:date="2026-03-21T00:00:00Z">
        <w:r>
          <w:t xml:space="preserve">tracked operation</w:t>
        </w:r>
      </w:ins>
      <w:r>
        <w:t xml:space="preserve">.</w:t>
      </w:r>
    </w:p>
    <w:p w14:paraId="66FB9D8C" w14:textId="6FD82585">
      <w:pPr>
        <w:pStyle w:val="ListParagraph"/>
        <w:numPr>
          <w:ilvl w:val="1"/>
          <w:numId w:val="1"/>
        </w:numPr>
      </w:pPr>
      <w:r>
        <w:rPr>
          <w:b/>
          <w:bCs/>
        </w:rPr>
        <w:t xml:space="preserve">Parser interprets intent</w:t>
      </w:r>
      <w:r>
        <w:t xml:space="preserve"> </w:t>
      </w:r>
      <w:ins w:id="91" w:author="Editor" w:date="2026-03-21T00:00:00Z">
        <w:r>
          <w:t xml:space="preserve">–</w:t>
        </w:r>
      </w:ins>
      <w:r>
        <w:t xml:space="preserve"> </w:t>
      </w:r>
      <w:del w:id="92" w:author="Editor" w:date="2026-03-21T00:00:00Z">
        <w:r>
          <w:delText xml:space="preserve">-</w:delText>
        </w:r>
      </w:del>
      <w:r>
        <w:t xml:space="preserve"> </w:t>
      </w:r>
      <w:del w:id="93" w:author="Editor" w:date="2026-03-21T00:00:00Z">
        <w:r>
          <w:delText xml:space="preserve">The CriticMarkup parser</w:delText>
        </w:r>
      </w:del>
      <w:ins w:id="94" w:author="Editor" w:date="2026-03-21T00:00:00Z">
        <w:r>
          <w:t xml:space="preserve">The CriticMarkup parser</w:t>
        </w:r>
      </w:ins>
      <w:r>
        <w:t xml:space="preserve"> processes the request and identifies the appropriate editing action from the agent instructions through three stages:</w:t>
      </w:r>
    </w:p>
    <w:p w14:paraId="5F07D519" w14:textId="5DD237D9">
      <w:r>
        <w:t xml:space="preserve">   1. </w:t>
      </w:r>
      <w:r>
        <w:rPr>
          <w:b/>
          <w:bCs/>
        </w:rPr>
        <w:t xml:space="preserve">Change Detection:</w:t>
      </w:r>
      <w:r>
        <w:t xml:space="preserve"> </w:t>
      </w:r>
      <w:ins w:id="95" w:author="Editor" w:date="2026-03-21T00:00:00Z">
        <w:r>
          <w:t xml:space="preserve">–</w:t>
        </w:r>
      </w:ins>
      <w:r>
        <w:t xml:space="preserve"> </w:t>
      </w:r>
      <w:del w:id="96" w:author="Editor" w:date="2026-03-21T00:00:00Z">
        <w:r>
          <w:delText xml:space="preserve">The edit boundary engine detects keystroke sequences and cursor movements, segmenting them into discrete change operations for the tracking pipeline (</w:delText>
        </w:r>
      </w:del>
      <w:r>
        <w:t xml:space="preserve">supporting</w:t>
      </w:r>
      <w:del w:id="97" w:author="Editor" w:date="2026-03-21T00:00:00Z">
        <w:r>
          <w:delText xml:space="preserve">)</w:delText>
        </w:r>
      </w:del>
      <w:r>
        <w:t xml:space="preserve"> </w:t>
      </w:r>
      <w:ins w:id="98" w:author="Editor" w:date="2026-03-21T00:00:00Z">
        <w:r>
          <w:t xml:space="preserve">thousands of</w:t>
        </w:r>
      </w:ins>
      <w:r>
        <w:t xml:space="preserve"> </w:t>
      </w:r>
      <w:del w:id="99" w:author="Editor" w:date="2026-03-21T00:00:00Z">
        <w:r>
          <w:delText xml:space="preserve">concurrent</w:delText>
        </w:r>
      </w:del>
      <w:r>
        <w:t xml:space="preserve"> editing sessions</w:t>
      </w:r>
    </w:p>
    <w:p w14:paraId="75736DEE" w14:textId="699D2C81">
      <w:r>
        <w:t xml:space="preserve">   2. </w:t>
      </w:r>
      <w:r>
        <w:rPr>
          <w:b/>
          <w:bCs/>
        </w:rPr>
        <w:t xml:space="preserve">Intent Understanding:</w:t>
      </w:r>
      <w:r>
        <w:t xml:space="preserve"> </w:t>
      </w:r>
      <w:ins w:id="100" w:author="Editor" w:date="2026-03-21T00:00:00Z">
        <w:r>
          <w:t xml:space="preserve">–</w:t>
        </w:r>
      </w:ins>
      <w:r>
        <w:t xml:space="preserve"> </w:t>
      </w:r>
      <w:del w:id="101" w:author="Editor" w:date="2026-03-21T00:00:00Z">
        <w:r>
          <w:delText xml:space="preserve">The footnote-native parser maps recognized text to editing intents such as insert, delete, substitute, highlight, and comment operations with full author (</w:delText>
        </w:r>
      </w:del>
      <w:r>
        <w:t xml:space="preserve">attribution</w:t>
      </w:r>
      <w:del w:id="102" w:author="Editor" w:date="2026-03-21T00:00:00Z">
        <w:r>
          <w:delText xml:space="preserve">)</w:delText>
        </w:r>
      </w:del>
      <w:bookmarkStart w:name="cn-sep-4" w:id="4"/>
      <w:bookmarkEnd w:id="4"/>
      <w:del w:id="103" w:author="Editor" w:date="2026-03-21T00:00:00Z">
        <w:r>
          <w:delText xml:space="preserve">,</w:delText>
        </w:r>
      </w:del>
      <w:r>
        <w:t xml:space="preserve"> now enhanced with </w:t>
      </w:r>
      <w:del w:id="104" w:author="Editor" w:date="2026-03-21T00:00:00Z">
        <w:r>
          <w:delText xml:space="preserve">LLM-powered contextual intent classification</w:delText>
        </w:r>
      </w:del>
      <w:ins w:id="105" w:author="Editor" w:date="2026-03-21T00:00:00Z">
        <w:r>
          <w:t xml:space="preserve">LLM-powered contextual intent classification</w:t>
        </w:r>
      </w:ins>
      <w:r>
        <w:t xml:space="preserve"> for faster, description-based intent classification</w:t>
      </w:r>
    </w:p>
    <w:p w14:paraId="0E774625" w14:textId="7DF82E33">
      <w:r>
        <w:t xml:space="preserve">   3. </w:t>
      </w:r>
      <w:r>
        <w:rPr>
          <w:b/>
          <w:bCs/>
        </w:rPr>
        <w:t xml:space="preserve">Response Generation:</w:t>
      </w:r>
      <w:r>
        <w:t xml:space="preserve"> </w:t>
      </w:r>
      <w:ins w:id="106" w:author="Editor" w:date="2026-03-21T00:00:00Z">
        <w:r>
          <w:t xml:space="preserve">–</w:t>
        </w:r>
      </w:ins>
      <w:r>
        <w:t xml:space="preserve"> For straightforward requests, </w:t>
      </w:r>
      <w:del w:id="107" w:author="Editor" w:date="2026-03-21T00:00:00Z">
        <w:r>
          <w:delText xml:space="preserve">the MCP tool server</w:delText>
        </w:r>
      </w:del>
      <w:ins w:id="108" w:author="Editor" w:date="2026-03-21T00:00:00Z">
        <w:r>
          <w:t xml:space="preserve">the MCP tool server</w:t>
        </w:r>
      </w:ins>
      <w:r>
        <w:t xml:space="preserve"> generates a direct response using its built-in propose_change fulfillment. For complex editing tasks requiring document context, </w:t>
      </w:r>
      <w:del w:id="109" w:author="Editor" w:date="2026-03-21T00:00:00Z">
        <w:r>
          <w:delText xml:space="preserve">the system</w:delText>
        </w:r>
      </w:del>
      <w:ins w:id="110" w:author="Editor" w:date="2026-03-21T00:00:00Z">
        <w:r>
          <w:t xml:space="preserve">the system</w:t>
        </w:r>
      </w:ins>
      <w:r>
        <w:t xml:space="preserve"> routes to large language models (such as Claude) </w:t>
      </w:r>
      <w:ins w:id="111" w:author="Editor" w:date="2026-03-21T00:00:00Z">
        <w:r>
          <w:t xml:space="preserve">for nuanced revision proposals</w:t>
        </w:r>
      </w:ins>
      <w:r>
        <w:t xml:space="preserve"> that respect existing tracked changes</w:t>
      </w:r>
      <w:ins w:id="112" w:author="Editor" w:date="2026-03-21T00:00:00Z">
        <w:r>
          <w:t xml:space="preserve">.</w:t>
        </w:r>
      </w:ins>
    </w:p>
    <w:p/>
    <w:p w14:paraId="6C63583F" w14:textId="1E405C20">
      <w:del w:id="113" w:author="Editor" w:date="2026-03-21T00:00:00Z">
        <w:r>
          <w:delText xml:space="preserve">This architecture supports multi-turn conversations with contextual awareness, so an agent can reference earlier edits in the same session and build on previous review decisions.</w:delText>
        </w:r>
      </w:del>
    </w:p>
    <w:p/>
    <w:p w14:paraId="7E89F018" w14:textId="188492F1">
      <w:pPr>
        <w:pStyle w:val="ListParagraph"/>
        <w:numPr>
          <w:ilvl w:val="1"/>
          <w:numId w:val="1"/>
        </w:numPr>
      </w:pPr>
      <w:r>
        <w:rPr>
          <w:b/>
          <w:bCs/>
        </w:rPr>
        <w:t xml:space="preserve">Response flows back</w:t>
      </w:r>
      <w:r>
        <w:t xml:space="preserve"> </w:t>
      </w:r>
      <w:ins w:id="114" w:author="Editor" w:date="2026-03-21T00:00:00Z">
        <w:r>
          <w:t xml:space="preserve">–</w:t>
        </w:r>
      </w:ins>
      <w:r>
        <w:t xml:space="preserve"> </w:t>
      </w:r>
      <w:del w:id="115" w:author="Editor" w:date="2026-03-21T00:00:00Z">
        <w:r>
          <w:delText xml:space="preserve">-</w:delText>
        </w:r>
      </w:del>
      <w:r>
        <w:t xml:space="preserve"> The MCP tool server formulates the edit proposal and routes it through the CriticMarkup parser for validation and serialization. The response includes fully attributed change operations with LINE:HASH coordinates. </w:t>
      </w:r>
      <w:del w:id="116" w:author="Editor" w:date="2026-03-21T00:00:00Z">
        <w:r>
          <w:delText xml:space="preserve">The parser</w:delText>
        </w:r>
      </w:del>
      <w:ins w:id="117" w:author="Editor" w:date="2026-03-21T00:00:00Z">
        <w:r>
          <w:t xml:space="preserve">The parser</w:t>
        </w:r>
      </w:ins>
      <w:r>
        <w:t xml:space="preserve"> </w:t>
      </w:r>
      <w:del w:id="118" w:author="Editor" w:date="2026-03-21T00:00:00Z">
        <w:r>
          <w:delText xml:space="preserve">supports</w:delText>
        </w:r>
      </w:del>
      <w:ins w:id="119" w:author="Editor" w:date="2026-03-21T00:00:00Z">
        <w:r>
          <w:t xml:space="preserve">supports the</w:t>
        </w:r>
      </w:ins>
      <w:r>
        <w:t xml:space="preserve"> </w:t>
      </w:r>
      <w:del w:id="120" w:author="Editor" w:date="2026-03-21T00:00:00Z">
        <w:r>
          <w:delText xml:space="preserve">six-level matching cascade</w:delText>
        </w:r>
      </w:del>
      <w:ins w:id="121" w:author="Editor" w:date="2026-03-21T00:00:00Z">
        <w:r>
          <w:t xml:space="preserve">six-level matching cascade</w:t>
        </w:r>
      </w:ins>
      <w:r>
        <w:t xml:space="preserve"> for fine-grained control over </w:t>
      </w:r>
      <w:ins w:id="122" w:author="Editor" w:date="2026-03-21T00:00:00Z">
        <w:r>
          <w:t xml:space="preserve">anchor resolution, whitespace normalization, and settled-text fallback (</w:t>
        </w:r>
      </w:ins>
      <w:r>
        <w:t xml:space="preserve">STF</w:t>
      </w:r>
      <w:ins w:id="123" w:author="Editor" w:date="2026-03-21T00:00:00Z">
        <w:r>
          <w:t xml:space="preserve">)</w:t>
        </w:r>
      </w:ins>
      <w:r>
        <w:t xml:space="preserve"> in ambiguous contexts. The response flows back through the connector to the editor </w:t>
      </w:r>
      <w:del w:id="124" w:author="Editor" w:date="2026-03-21T00:00:00Z">
        <w:r>
          <w:delText xml:space="preserve">via</w:delText>
        </w:r>
      </w:del>
      <w:ins w:id="125" w:author="Editor" w:date="2026-03-21T00:00:00Z">
        <w:r>
          <w:t xml:space="preserve">using</w:t>
        </w:r>
      </w:ins>
      <w:r>
        <w:t xml:space="preserve"> the CriticMarkup protocol.</w:t>
      </w:r>
    </w:p>
    <w:p w14:paraId="447D5A44" w14:textId="36E31ED4">
      <w:pPr>
        <w:pStyle w:val="ListParagraph"/>
        <w:numPr>
          <w:ilvl w:val="1"/>
          <w:numId w:val="1"/>
        </w:numPr>
      </w:pPr>
      <w:r>
        <w:rPr>
          <w:b/>
          <w:bCs/>
        </w:rPr>
        <w:t xml:space="preserve">Escalation when needed</w:t>
      </w:r>
      <w:r>
        <w:t xml:space="preserve"> </w:t>
      </w:r>
      <w:ins w:id="126" w:author="Editor" w:date="2026-03-21T00:00:00Z">
        <w:r>
          <w:t xml:space="preserve">–</w:t>
        </w:r>
      </w:ins>
      <w:r>
        <w:t xml:space="preserve"> </w:t>
      </w:r>
      <w:del w:id="127" w:author="Editor" w:date="2026-03-21T00:00:00Z">
        <w:r>
          <w:delText xml:space="preserve">-</w:delText>
        </w:r>
      </w:del>
      <w:r>
        <w:t xml:space="preserve"> If the virtual agent </w:t>
      </w:r>
      <w:del w:id="128" w:author="Editor" w:date="2026-03-21T00:00:00Z">
        <w:r>
          <w:delText xml:space="preserve">cannot</w:delText>
        </w:r>
      </w:del>
      <w:ins w:id="129" w:author="Editor" w:date="2026-03-21T00:00:00Z">
        <w:r>
          <w:t xml:space="preserve">can't</w:t>
        </w:r>
      </w:ins>
      <w:r>
        <w:t xml:space="preserve"> resolve the editing request — for example, when a proposed substitution conflicts with a pending change from another author — the system escalates to a human reviewer. The escalation preserves the full dialog</w:t>
      </w:r>
      <w:del w:id="130" w:author="Editor" w:date="2026-03-21T00:00:00Z">
        <w:r>
          <w:delText xml:space="preserve">ue</w:delText>
        </w:r>
      </w:del>
      <w:r>
        <w:t xml:space="preserve"> context so the reviewer can pick up without repeating steps.</w:t>
      </w:r>
    </w:p>
    <w:p/>
    <w:p w14:paraId="6C8F393B" w14:textId="7CE5204C">
      <w:ins w:id="131" w:author="Editor" w:date="2026-03-21T00:00:00Z">
        <w:r>
          <w:t xml:space="preserve">This architecture supports multiturn conversations with contextual awareness, allowing agents to reference earlier edits and build on previous review decisions within the same session.</w:t>
        </w:r>
      </w:ins>
    </w:p>
    <w:p/>
    <w:p w14:paraId="6A35EDF4" w14:textId="57821F82">
      <w:ins w:id="132" w:author="Editor" w:date="2026-03-21T00:00:00Z">
        <w:r>
          <w:t xml:space="preserve">The agent editing flow is illustrated in the following flow diagram.</w:t>
        </w:r>
      </w:ins>
    </w:p>
    <w:p/>
    <w:p w14:paraId="6B2584AC" w14:textId="3A01BD0D">
      <w:ins w:id="133" w:author="Editor" w:date="2026-03-21T00:00:00Z">
        <w:r>
          <w:drawing>
            <wp:inline distT="0" distB="0" distL="0" distR="0">
              <wp:extent cx="4114800" cy="2057400"/>
              <wp:effectExtent t="0" r="0" b="0" l="0"/>
              <wp:docPr id="1" name="Picture 1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057400"/>
                      </a:xfrm>
                      <a:prstGeom prst="rect">
                        <a:avLst/>
                      </a:prstGeom>
                    </pic:spPr>
                  </pic:pic>
                </a:graphicData>
              </a:graphic>
            </wp:inline>
          </w:drawing>
        </w:r>
      </w:ins>
    </w:p>
    <w:p/>
    <w:p w14:paraId="3CFD99DB" w14:textId="749EADE3">
      <w:ins w:id="134" w:author="Editor" w:date="2026-03-21T00:00:00Z">
        <w:r>
          <w:rPr>
            <w:i/>
            <w:iCs/>
          </w:rPr>
          <w:t xml:space="preserve">Figure 2: ChangeDown agent editing environment and review integration call flow</w:t>
        </w:r>
      </w:ins>
    </w:p>
    <w:p/>
    <w:p w14:paraId="36D5A3FD" w14:textId="02D9CE82">
      <w:del w:id="135" w:author="Editor" w:date="2026-03-21T00:00:00Z">
        <w:r>
          <w:delText xml:space="preserve">How t</w:delText>
        </w:r>
      </w:del>
      <w:ins w:id="136" w:author="Editor" w:date="2026-03-21T00:00:00Z">
        <w:r>
          <w:t xml:space="preserve">T</w:t>
        </w:r>
      </w:ins>
      <w:r>
        <w:t xml:space="preserve">his solution integrates with your editing environment </w:t>
      </w:r>
      <w:ins w:id="137" w:author="Editor" w:date="2026-03-21T00:00:00Z">
        <w:r>
          <w:t xml:space="preserve">in the following ways for collaborative workflows.</w:t>
        </w:r>
      </w:ins>
    </w:p>
    <w:p/>
    <w:p w14:paraId="16DC0246" w14:textId="6C7B02F0">
      <w:pPr>
        <w:pStyle w:val="ListParagraph"/>
        <w:numPr>
          <w:ilvl w:val="0"/>
          <w:numId w:val="1"/>
        </w:numPr>
      </w:pPr>
      <w:r>
        <w:rPr>
          <w:b/>
          <w:bCs/>
        </w:rPr>
        <w:t xml:space="preserve">CriticMarkup services:</w:t>
      </w:r>
      <w:r>
        <w:t xml:space="preserve"> </w:t>
      </w:r>
      <w:ins w:id="138" w:author="Editor" w:date="2026-03-21T00:00:00Z">
        <w:r>
          <w:t xml:space="preserve">–</w:t>
        </w:r>
      </w:ins>
      <w:r>
        <w:t xml:space="preserve"> The CriticMarkup parser handles </w:t>
      </w:r>
      <w:del w:id="139" w:author="Editor" w:date="2026-03-21T00:00:00Z">
        <w:r>
          <w:delText xml:space="preserve">change detection and edit-boundary segmentation, while the footnote-native parser provides structured metadata extraction for attributed review (</w:delText>
        </w:r>
      </w:del>
      <w:r>
        <w:t xml:space="preserve">responses</w:t>
      </w:r>
      <w:del w:id="140" w:author="Editor" w:date="2026-03-21T00:00:00Z">
        <w:r>
          <w:delText xml:space="preserve">)</w:delText>
        </w:r>
      </w:del>
      <w:r>
        <w:t xml:space="preserve"> and </w:t>
      </w:r>
      <w:del w:id="141" w:author="Editor" w:date="2026-03-21T00:00:00Z">
        <w:r>
          <w:delText xml:space="preserve">agentic developer tools provide the orchestration framework for agent-driven editing workflows with full LINE:HASH (</w:delText>
        </w:r>
      </w:del>
      <w:r>
        <w:t xml:space="preserve">addressing</w:t>
      </w:r>
      <w:del w:id="142" w:author="Editor" w:date="2026-03-21T00:00:00Z">
        <w:r>
          <w:delText xml:space="preserve">)</w:delText>
        </w:r>
      </w:del>
      <w:r>
        <w:t xml:space="preserve">. The parser resolves ambiguous anchors using </w:t>
      </w:r>
      <w:del w:id="143" w:author="Editor" w:date="2026-03-21T00:00:00Z">
        <w:r>
          <w:delText xml:space="preserve">the six-level matching cascade</w:delText>
        </w:r>
      </w:del>
      <w:ins w:id="144" w:author="Editor" w:date="2026-03-21T00:00:00Z">
        <w:r>
          <w:t xml:space="preserve">the matching cascade</w:t>
        </w:r>
      </w:ins>
      <w:r>
        <w:t xml:space="preserve">.</w:t>
      </w:r>
    </w:p>
    <w:p w14:paraId="16C973D9" w14:textId="60DDF534">
      <w:pPr>
        <w:pStyle w:val="ListParagraph"/>
        <w:numPr>
          <w:ilvl w:val="0"/>
          <w:numId w:val="1"/>
        </w:numPr>
      </w:pPr>
      <w:r>
        <w:rPr>
          <w:b/>
          <w:bCs/>
        </w:rPr>
        <w:t xml:space="preserve">Agentic developer tools:</w:t>
      </w:r>
      <w:r>
        <w:t xml:space="preserve"> </w:t>
      </w:r>
      <w:ins w:id="145" w:author="Editor" w:date="2026-03-21T00:00:00Z">
        <w:r>
          <w:t xml:space="preserve">–</w:t>
        </w:r>
      </w:ins>
      <w:r>
        <w:t xml:space="preserve"> The MCP tool server provides the orchestration framework for agent-driven editing workflows with full LINE:HASH addressing.</w:t>
      </w:r>
    </w:p>
    <w:p w14:paraId="25940BA7" w14:textId="2633BDC7">
      <w:pPr>
        <w:pStyle w:val="ListParagraph"/>
        <w:numPr>
          <w:ilvl w:val="0"/>
          <w:numId w:val="1"/>
        </w:numPr>
      </w:pPr>
      <w:r>
        <w:rPr>
          <w:b/>
          <w:bCs/>
        </w:rPr>
        <w:t xml:space="preserve">Generative AI with</w:t>
      </w:r>
      <w:r>
        <w:t xml:space="preserve"> </w:t>
      </w:r>
      <w:ins w:id="146" w:author="Editor" w:date="2026-03-21T00:00:00Z">
        <w:r>
          <w:rPr>
            <w:b/>
            <w:bCs/>
          </w:rPr>
          <w:t xml:space="preserve">large language</w:t>
        </w:r>
      </w:ins>
      <w:r>
        <w:t xml:space="preserve"> </w:t>
      </w:r>
      <w:r>
        <w:rPr>
          <w:b/>
          <w:bCs/>
        </w:rPr>
        <w:t xml:space="preserve">models:</w:t>
      </w:r>
      <w:r>
        <w:t xml:space="preserve"> </w:t>
      </w:r>
      <w:ins w:id="147" w:author="Editor" w:date="2026-03-21T00:00:00Z">
        <w:r>
          <w:t xml:space="preserve">–</w:t>
        </w:r>
      </w:ins>
      <w:r>
        <w:t xml:space="preserve"> Large language models power context-aware edit generation — </w:t>
      </w:r>
      <w:del w:id="148" w:author="Editor" w:date="2026-03-21T00:00:00Z">
        <w:r>
          <w:delText xml:space="preserve">the model reads full document state</w:delText>
        </w:r>
      </w:del>
      <w:ins w:id="149" w:author="Editor" w:date="2026-03-21T00:00:00Z">
        <w:r>
          <w:t xml:space="preserve">the model reads full document state</w:t>
        </w:r>
      </w:ins>
      <w:r>
        <w:t xml:space="preserve"> via read_tracked_file before proposing </w:t>
      </w:r>
      <w:del w:id="150" w:author="Editor" w:date="2026-03-21T00:00:00Z">
        <w:r>
          <w:delText xml:space="preserve">attributed changes</w:delText>
        </w:r>
      </w:del>
      <w:ins w:id="151" w:author="Editor" w:date="2026-03-21T00:00:00Z">
        <w:r>
          <w:t xml:space="preserve">attributed changes,</w:t>
        </w:r>
      </w:ins>
      <w:r>
        <w:t xml:space="preserve"> </w:t>
      </w:r>
      <w:del w:id="152" w:author="Editor" w:date="2026-03-21T00:00:00Z">
        <w:r>
          <w:delText xml:space="preserve">—</w:delText>
        </w:r>
      </w:del>
      <w:r>
        <w:t xml:space="preserve">enabling responses that go beyond scripted intents.</w:t>
      </w:r>
    </w:p>
    <w:p/>
    <w:p w14:paraId="26AF794A" w14:textId="10BE7621">
      <w:r>
        <w:rPr>
          <w:b/>
          <w:bCs/>
        </w:rPr>
        <w:t xml:space="preserve">Why this design matters</w:t>
      </w:r>
    </w:p>
    <w:p/>
    <w:p w14:paraId="342A7F04" w14:textId="472D95C7">
      <w:pPr>
        <w:pStyle w:val="ListParagraph"/>
        <w:numPr>
          <w:ilvl w:val="0"/>
          <w:numId w:val="1"/>
        </w:numPr>
      </w:pPr>
      <w:r>
        <w:rPr>
          <w:b/>
          <w:bCs/>
        </w:rPr>
        <w:t xml:space="preserve">Your files, your rules.</w:t>
      </w:r>
      <w:r>
        <w:t xml:space="preserve"> The ChangeDown </w:t>
      </w:r>
      <w:del w:id="153" w:author="Editor" w:date="2026-03-21T00:00:00Z">
        <w:r>
          <w:delText xml:space="preserve">extension</w:delText>
        </w:r>
      </w:del>
      <w:ins w:id="154" w:author="Editor" w:date="2026-03-21T00:00:00Z">
        <w:r>
          <w:t xml:space="preserve">extension</w:t>
        </w:r>
      </w:ins>
      <w:r>
        <w:t xml:space="preserve"> runs entirely in your own editor, giving you full control over customization, data retention, and compliance.</w:t>
      </w:r>
    </w:p>
    <w:p w14:paraId="4063B066" w14:textId="15A91826">
      <w:pPr>
        <w:pStyle w:val="ListParagraph"/>
        <w:numPr>
          <w:ilvl w:val="0"/>
          <w:numId w:val="1"/>
        </w:numPr>
      </w:pPr>
      <w:r>
        <w:rPr>
          <w:b/>
          <w:bCs/>
        </w:rPr>
        <w:t xml:space="preserve">Built for performance.</w:t>
      </w:r>
      <w:r>
        <w:t xml:space="preserve"> Designed for responsive, real-time change tracking with minimal editor overhead.</w:t>
      </w:r>
    </w:p>
    <w:p w14:paraId="61FDD467" w14:textId="058D9BE4">
      <w:pPr>
        <w:pStyle w:val="ListParagraph"/>
        <w:numPr>
          <w:ilvl w:val="0"/>
          <w:numId w:val="1"/>
        </w:numPr>
      </w:pPr>
      <w:r>
        <w:rPr>
          <w:b/>
          <w:bCs/>
        </w:rPr>
        <w:t xml:space="preserve">Secure by design.</w:t>
      </w:r>
      <w:r>
        <w:t xml:space="preserve"> Local-first processing means your document data stays in your infrastructure at all times.</w:t>
      </w:r>
    </w:p>
    <w:p w14:paraId="78983938" w14:textId="132141DD">
      <w:pPr>
        <w:pStyle w:val="ListParagraph"/>
        <w:numPr>
          <w:ilvl w:val="0"/>
          <w:numId w:val="1"/>
        </w:numPr>
      </w:pPr>
      <w:r>
        <w:rPr>
          <w:b/>
          <w:bCs/>
        </w:rPr>
        <w:t xml:space="preserve">Deploy where you need.</w:t>
      </w:r>
      <w:r>
        <w:t xml:space="preserve"> Available as an open source extension supporting global teams</w:t>
      </w:r>
      <w:ins w:id="155" w:author="Editor" w:date="2026-03-21T00:00:00Z">
        <w:r>
          <w:t xml:space="preserve">, with local-first</w:t>
        </w:r>
      </w:ins>
      <w:r>
        <w:t xml:space="preserve"> processing and no cloud dependency for all supported editing operations.</w:t>
      </w:r>
      <w:commentRangeStart w:id="3"/>
      <w:commentRangeEnd w:id="3"/>
      <w:r>
        <w:rPr>
          <w:rStyle w:val="CommentReference"/>
        </w:rPr>
        <w:commentReference w:id="3"/>
      </w:r>
    </w:p>
    <w:p/>
    <w:p w14:paraId="5EB2F369" w14:textId="2EA693C6">
      <w:r>
        <w:rPr>
          <w:b/>
          <w:bCs/>
        </w:rPr>
        <w:t xml:space="preserve">Use cases across collaborative workflows</w:t>
      </w:r>
    </w:p>
    <w:p/>
    <w:p w14:paraId="5947F852" w14:textId="25D694A4">
      <w:ins w:id="156" w:author="Editor" w:date="2026-03-21T00:00:00Z">
        <w:r>
          <w:t xml:space="preserve">Organizations</w:t>
        </w:r>
      </w:ins>
      <w:r>
        <w:t xml:space="preserve"> </w:t>
      </w:r>
      <w:ins w:id="157" w:author="Editor" w:date="2026-03-21T00:00:00Z">
        <w:r>
          <w:t xml:space="preserve">across industries can find benefits in pursuing tracked, AI-assisted document management solutions.</w:t>
        </w:r>
      </w:ins>
    </w:p>
    <w:p/>
    <w:p w14:paraId="1B5909D0" w14:textId="3D607607">
      <w:del w:id="158" w:author="Editor" w:date="2026-03-21T00:00:00Z">
        <w:r>
          <w:rPr>
            <w:b/>
            <w:bCs/>
          </w:rPr>
          <w:delText xml:space="preserve">Healthcare:</w:delText>
        </w:r>
      </w:del>
    </w:p>
    <w:p/>
    <w:p w14:paraId="75685BA5" w14:textId="02006F95">
      <w:ins w:id="159" w:author="Editor" w:date="2026-03-21T00:00:00Z">
        <w:r>
          <w:t xml:space="preserve">Healthcare organizations can</w:t>
        </w:r>
      </w:ins>
      <w:r>
        <w:t xml:space="preserve"> enhance clinical documentation with intelligent template management, automated discharge summary drafting, and smart protocol routing that assigns revisions to the right specialist while maintaining comprehensive audit trails of every clinical document </w:t>
      </w:r>
      <w:del w:id="160" w:author="Editor" w:date="2026-03-21T00:00:00Z">
        <w:r>
          <w:delText xml:space="preserve">change</w:delText>
        </w:r>
      </w:del>
      <w:r>
        <w:t xml:space="preserve"> revision.</w:t>
      </w:r>
    </w:p>
    <w:p/>
    <w:p w14:paraId="230492A9" w14:textId="1E18A97E">
      <w:del w:id="161" w:author="Editor" w:date="2026-03-21T00:00:00Z">
        <w:r>
          <w:rPr>
            <w:b/>
            <w:bCs/>
          </w:rPr>
          <w:delText xml:space="preserve">Finance:</w:delText>
        </w:r>
      </w:del>
    </w:p>
    <w:p/>
    <w:p w14:paraId="18B69E4B" w14:textId="35486167">
      <w:ins w:id="162" w:author="Editor" w:date="2026-03-21T00:00:00Z">
        <w:r>
          <w:t xml:space="preserve">Finance organizations can</w:t>
        </w:r>
      </w:ins>
      <w:r>
        <w:t xml:space="preserve"> improve document self-service in situations like regulatory filing preparation, contract revision tracking, and compliance report generation, all while maintaining the strict change attribution and editorial audit trails that financial regulators require for audit readiness and operational </w:t>
      </w:r>
      <w:del w:id="163" w:author="Editor" w:date="2026-03-21T00:00:00Z">
        <w:r>
          <w:delText xml:space="preserve">transparency</w:delText>
        </w:r>
      </w:del>
      <w:ins w:id="164" w:author="Editor" w:date="2026-03-21T00:00:00Z">
        <w:r>
          <w:t xml:space="preserve">transparency</w:t>
        </w:r>
      </w:ins>
      <w:r>
        <w:t xml:space="preserve">.</w:t>
      </w:r>
      <w:commentRangeStart w:id="4"/>
      <w:commentRangeEnd w:id="4"/>
      <w:r>
        <w:rPr>
          <w:rStyle w:val="CommentReference"/>
        </w:rPr>
        <w:commentReference w:id="4"/>
      </w:r>
    </w:p>
    <w:p/>
    <w:p w14:paraId="08E39C4B" w14:textId="08750E6C">
      <w:del w:id="165" w:author="Editor" w:date="2026-03-21T00:00:00Z">
        <w:r>
          <w:rPr>
            <w:b/>
            <w:bCs/>
          </w:rPr>
          <w:delText xml:space="preserve">Government:</w:delText>
        </w:r>
      </w:del>
    </w:p>
    <w:p/>
    <w:p w14:paraId="4AAFB194" w14:textId="287FE6D5">
      <w:r>
        <w:t xml:space="preserve">Government agencies can streamline policy document workflows with full change attribution, supporting inter-agency review processes with tracked revisions for benefit enrollment guides, permit application forms, and public records documentation.</w:t>
      </w:r>
      <w:commentRangeStart w:id="5"/>
      <w:commentRangeEnd w:id="5"/>
      <w:r>
        <w:rPr>
          <w:rStyle w:val="CommentReference"/>
        </w:rPr>
        <w:commentReference w:id="5"/>
      </w:r>
    </w:p>
    <w:p/>
    <w:p w14:paraId="28656995" w14:textId="24BE2449">
      <w:r>
        <w:rPr>
          <w:b/>
          <w:bCs/>
        </w:rPr>
        <w:t xml:space="preserve">Workflow benefits</w:t>
      </w:r>
    </w:p>
    <w:p/>
    <w:p w14:paraId="5D1C45A3" w14:textId="2A9C5BA6">
      <w:del w:id="166" w:author="Editor" w:date="2026-03-21T00:00:00Z">
        <w:r>
          <w:rPr>
            <w:b/>
            <w:bCs/>
          </w:rPr>
          <w:delText xml:space="preserve">Editorial workflow automation:</w:delText>
        </w:r>
      </w:del>
    </w:p>
    <w:p/>
    <w:p w14:paraId="0A42F5FC" w14:textId="3EB4BA3C">
      <w:del w:id="167" w:author="Editor" w:date="2026-03-21T00:00:00Z">
        <w:r>
          <w:delText xml:space="preserve">​</w:delText>
        </w:r>
      </w:del>
      <w:r>
        <w:t xml:space="preserve">Tracked AI editing transforms routine document revisions</w:t>
      </w:r>
      <w:ins w:id="168" w:author="Editor" w:date="2026-03-21T00:00:00Z">
        <w:r>
          <w:t xml:space="preserve">, including</w:t>
        </w:r>
      </w:ins>
      <w:r>
        <w:t xml:space="preserve"> </w:t>
      </w:r>
      <w:del w:id="169" w:author="Editor" w:date="2026-03-21T00:00:00Z">
        <w:r>
          <w:delText xml:space="preserve">—</w:delText>
        </w:r>
      </w:del>
      <w:r>
        <w:t xml:space="preserve">content updates, structural reorganization, and style corrections, into streamlined self-service experiences. The integration delivers consistent editorial quality around the clock and scales to handle revision volume spikes without adding headcount or compromising review quality. The result</w:t>
      </w:r>
      <w:del w:id="170" w:author="Editor" w:date="2026-03-21T00:00:00Z">
        <w:r>
          <w:delText xml:space="preserve">:</w:delText>
        </w:r>
      </w:del>
      <w:ins w:id="171" w:author="Editor" w:date="2026-03-21T00:00:00Z">
        <w:r>
          <w:t xml:space="preserve">is</w:t>
        </w:r>
      </w:ins>
      <w:r>
        <w:t xml:space="preserve"> consistent, quality support available </w:t>
      </w:r>
      <w:del w:id="172" w:author="Editor" w:date="2026-03-21T00:00:00Z">
        <w:r>
          <w:delText xml:space="preserve">24/7</w:delText>
        </w:r>
      </w:del>
      <w:ins w:id="173" w:author="Editor" w:date="2026-03-21T00:00:00Z">
        <w:r>
          <w:t xml:space="preserve">around the clock</w:t>
        </w:r>
      </w:ins>
      <w:r>
        <w:t xml:space="preserve"> without proportional staffing costs.</w:t>
      </w:r>
    </w:p>
    <w:p/>
    <w:p w14:paraId="280BFA3A" w14:textId="4F034BB3">
      <w:r>
        <w:t xml:space="preserve">|     | </w:t>
      </w:r>
      <w:r>
        <w:rPr>
          <w:b/>
          <w:bCs/>
        </w:rPr>
        <w:t xml:space="preserve">Step</w:t>
      </w:r>
      <w:r>
        <w:t xml:space="preserve">              | </w:t>
      </w:r>
      <w:r>
        <w:rPr>
          <w:b/>
          <w:bCs/>
        </w:rPr>
        <w:t xml:space="preserve">Traditional </w:t>
      </w:r>
      <w:ins w:id="174" w:author="Editor" w:date="2026-03-21T00:00:00Z">
        <w:r>
          <w:t xml:space="preserve">p</w:t>
        </w:r>
      </w:ins>
      <w:del w:id="175" w:author="Editor" w:date="2026-03-21T00:00:00Z">
        <w:r>
          <w:delText xml:space="preserve">P</w:delText>
        </w:r>
      </w:del>
      <w:r>
        <w:t xml:space="preserve">rocess</w:t>
      </w:r>
      <w:r>
        <w:rPr>
          <w:b/>
          <w:bCs/>
        </w:rPr>
        <w:t xml:space="preserve">                                        | </w:t>
      </w:r>
      <w:r>
        <w:t xml:space="preserve">With </w:t>
      </w:r>
      <w:del w:id="176" w:author="Editor" w:date="2026-03-21T00:00:00Z">
        <w:r>
          <w:delText xml:space="preserve">integration</w:delText>
        </w:r>
      </w:del>
      <w:ins w:id="177" w:author="Editor" w:date="2026-03-21T00:00:00Z">
        <w:r>
          <w:t xml:space="preserve">ChangeDown integration</w:t>
        </w:r>
      </w:ins>
      <w:r>
        <w:t xml:space="preserve"> </w:t>
      </w:r>
      <w:ins w:id="178" w:author="Editor" w:date="2026-03-21T00:00:00Z">
        <w:r>
          <w:t xml:space="preserve">i</w:t>
        </w:r>
      </w:ins>
      <w:del w:id="179" w:author="Editor" w:date="2026-03-21T00:00:00Z">
        <w:r>
          <w:delText xml:space="preserve">I</w:delText>
        </w:r>
      </w:del>
      <w:r>
        <w:t xml:space="preserve">ntegration</w:t>
      </w:r>
      <w:r>
        <w:rPr>
          <w:b/>
          <w:bCs/>
        </w:rPr>
        <w:t xml:space="preserve">                                                                    |</w:t>
      </w:r>
    </w:p>
    <w:p w14:paraId="46008341" w14:textId="46EDE762">
      <w:r>
        <w:t xml:space="preserve">| --- | --------------------- | -------------------------------------------------------------- | --------------------------------------------------------------------------------------- |</w:t>
      </w:r>
    </w:p>
    <w:p w14:paraId="7E99CADB" w14:textId="0A8F9B66">
      <w:r>
        <w:t xml:space="preserve">| 1   | Author initiates edit | Opens file, makes changes without attribution (4</w:t>
      </w:r>
      <w:ins w:id="180" w:author="Editor" w:date="2026-03-21T00:00:00Z">
        <w:r>
          <w:t xml:space="preserve">–</w:t>
        </w:r>
      </w:ins>
      <w:del w:id="181" w:author="Editor" w:date="2026-03-21T00:00:00Z">
        <w:r>
          <w:delText xml:space="preserve">-</w:delText>
        </w:r>
      </w:del>
      <w:r>
        <w:t xml:space="preserve"> </w:t>
      </w:r>
      <w:del w:id="182" w:author="Editor" w:date="2026-03-21T00:00:00Z">
        <w:r>
          <w:delText xml:space="preserve">min</w:delText>
        </w:r>
      </w:del>
      <w:ins w:id="183" w:author="Editor" w:date="2026-03-21T00:00:00Z">
        <w:r>
          <w:t xml:space="preserve">minute</w:t>
        </w:r>
      </w:ins>
      <w:r>
        <w:t xml:space="preserve"> no audit trail) | Instant change tracking with author metadata </w:t>
      </w:r>
      <w:del w:id="184" w:author="Editor" w:date="2026-03-21T00:00:00Z">
        <w:r>
          <w:delText xml:space="preserve">via</w:delText>
        </w:r>
      </w:del>
      <w:ins w:id="185" w:author="Editor" w:date="2026-03-21T00:00:00Z">
        <w:r>
          <w:t xml:space="preserve">using</w:t>
        </w:r>
      </w:ins>
      <w:r>
        <w:t xml:space="preserve"> LINE:HASH coordinates (under 1 second)           |</w:t>
      </w:r>
    </w:p>
    <w:p w14:paraId="4B8DF07F" w14:textId="3A0726F6">
      <w:r>
        <w:t xml:space="preserve">| 2   | Review                | Reviewer manually diffs versions (2</w:t>
      </w:r>
      <w:del w:id="186" w:author="Editor" w:date="2026-03-21T00:00:00Z">
        <w:r>
          <w:delText xml:space="preserve">-</w:delText>
        </w:r>
      </w:del>
      <w:ins w:id="187" w:author="Editor" w:date="2026-03-21T00:00:00Z">
        <w:r>
          <w:t xml:space="preserve">–</w:t>
        </w:r>
      </w:ins>
      <w:r>
        <w:t xml:space="preserve">3 min per file)           | </w:t>
      </w:r>
      <w:del w:id="188" w:author="Editor" w:date="2026-03-21T00:00:00Z">
        <w:r>
          <w:delText xml:space="preserve">ChangeDown</w:delText>
        </w:r>
      </w:del>
      <w:ins w:id="189" w:author="Editor" w:date="2026-03-21T00:00:00Z">
        <w:r>
          <w:t xml:space="preserve">ChangeDown</w:t>
        </w:r>
      </w:ins>
      <w:r>
        <w:t xml:space="preserve"> presents inline changes with author, date, and reason in sec</w:t>
      </w:r>
      <w:ins w:id="190" w:author="Editor" w:date="2026-03-21T00:00:00Z">
        <w:r>
          <w:t xml:space="preserve">onds</w:t>
        </w:r>
      </w:ins>
      <w:r>
        <w:t xml:space="preserve">           |</w:t>
      </w:r>
    </w:p>
    <w:p w14:paraId="3E8AEC9E" w14:textId="25A6F242">
      <w:r>
        <w:t xml:space="preserve">| 3   | Resolution            | 8</w:t>
      </w:r>
      <w:ins w:id="191" w:author="Editor" w:date="2026-03-21T00:00:00Z">
        <w:r>
          <w:t xml:space="preserve">–</w:t>
        </w:r>
      </w:ins>
      <w:del w:id="192" w:author="Editor" w:date="2026-03-21T00:00:00Z">
        <w:r>
          <w:delText xml:space="preserve">-</w:delText>
        </w:r>
      </w:del>
      <w:r>
        <w:t xml:space="preserve">12 minute review cycle                               | 2</w:t>
      </w:r>
      <w:ins w:id="193" w:author="Editor" w:date="2026-03-21T00:00:00Z">
        <w:r>
          <w:t xml:space="preserve">–</w:t>
        </w:r>
      </w:ins>
      <w:del w:id="194" w:author="Editor" w:date="2026-03-21T00:00:00Z">
        <w:r>
          <w:delText xml:space="preserve">-</w:delText>
        </w:r>
      </w:del>
      <w:r>
        <w:t xml:space="preserve">4 minute resolution with full context preserved                        |</w:t>
      </w:r>
    </w:p>
    <w:p/>
    <w:p w14:paraId="27B74579" w14:textId="2EE63C5A">
      <w:r>
        <w:t xml:space="preserve">Similar efficiency gains apply to content migration and multi-author consolidation workflows across all supported editing environments.</w:t>
      </w:r>
    </w:p>
    <w:p/>
    <w:p w14:paraId="5A22C6A6" w14:textId="04086BE2">
      <w:del w:id="195" w:author="Editor" w:date="2026-03-21T00:00:00Z">
        <w:r>
          <w:rPr>
            <w:b/>
            <w:bCs/>
          </w:rPr>
          <w:delText xml:space="preserve">Personalized editorial engagement:</w:delText>
        </w:r>
      </w:del>
    </w:p>
    <w:p/>
    <w:p w14:paraId="09AFCBAF" w14:textId="568A9AB6">
      <w:del w:id="196" w:author="Editor" w:date="2026-03-21T00:00:00Z">
        <w:r>
          <w:delText xml:space="preserve">The CriticMarkup matching cascade's</w:delText>
        </w:r>
      </w:del>
      <w:r>
        <w:t xml:space="preserve"> </w:t>
      </w:r>
      <w:del w:id="197" w:author="Editor" w:date="2026-03-21T00:00:00Z">
        <w:r>
          <w:delText xml:space="preserve">contextual editing</w:delText>
        </w:r>
      </w:del>
      <w:ins w:id="198" w:author="Editor" w:date="2026-03-21T00:00:00Z">
        <w:r>
          <w:t xml:space="preserve">contextual editing capabilities in the CriticMarkup matching cascade</w:t>
        </w:r>
      </w:ins>
      <w:r>
        <w:t xml:space="preserve"> enables genuine contextual editing experiences. The system recognizes returning authors</w:t>
      </w:r>
      <w:del w:id="199" w:author="Editor" w:date="2026-03-21T00:00:00Z">
        <w:r>
          <w:delText xml:space="preserve">,</w:delText>
        </w:r>
      </w:del>
      <w:ins w:id="200" w:author="Editor" w:date="2026-03-21T00:00:00Z">
        <w:r>
          <w:t xml:space="preserve">;</w:t>
        </w:r>
      </w:ins>
      <w:r>
        <w:t xml:space="preserve"> it references their change history</w:t>
      </w:r>
      <w:del w:id="201" w:author="Editor" w:date="2026-03-21T00:00:00Z">
        <w:r>
          <w:delText xml:space="preserve">:</w:delText>
        </w:r>
      </w:del>
      <w:ins w:id="202" w:author="Editor" w:date="2026-03-21T00:00:00Z">
        <w:r>
          <w:t xml:space="preserve">. It</w:t>
        </w:r>
      </w:ins>
      <w:r>
        <w:t xml:space="preserve"> recogniz</w:t>
      </w:r>
      <w:ins w:id="203" w:author="Editor" w:date="2026-03-21T00:00:00Z">
        <w:r>
          <w:t xml:space="preserve">es</w:t>
        </w:r>
      </w:ins>
      <w:del w:id="204" w:author="Editor" w:date="2026-03-21T00:00:00Z">
        <w:r>
          <w:delText xml:space="preserve">ing</w:delText>
        </w:r>
      </w:del>
      <w:r>
        <w:t xml:space="preserve"> returning authors, referenc</w:t>
      </w:r>
      <w:ins w:id="205" w:author="Editor" w:date="2026-03-21T00:00:00Z">
        <w:r>
          <w:t xml:space="preserve">es</w:t>
        </w:r>
      </w:ins>
      <w:del w:id="206" w:author="Editor" w:date="2026-03-21T00:00:00Z">
        <w:r>
          <w:delText xml:space="preserve">ing</w:delText>
        </w:r>
      </w:del>
      <w:r>
        <w:t xml:space="preserve"> their change history, and anticipat</w:t>
      </w:r>
      <w:ins w:id="207" w:author="Editor" w:date="2026-03-21T00:00:00Z">
        <w:r>
          <w:t xml:space="preserve">es</w:t>
        </w:r>
      </w:ins>
      <w:del w:id="208" w:author="Editor" w:date="2026-03-21T00:00:00Z">
        <w:r>
          <w:delText xml:space="preserve">ing</w:delText>
        </w:r>
      </w:del>
      <w:r>
        <w:t xml:space="preserve"> revision patterns based on previous edits. This intelligent, empathetic approach builds loyalty by making every author feel known, not processed.</w:t>
      </w:r>
    </w:p>
    <w:p/>
    <w:p w14:paraId="18655F8F" w14:textId="2809C6CE">
      <w:del w:id="209" w:author="Editor" w:date="2026-03-21T00:00:00Z">
        <w:r>
          <w:delText xml:space="preserve">Summary/</w:delText>
        </w:r>
      </w:del>
      <w:r>
        <w:t xml:space="preserve">Conclusion</w:t>
      </w:r>
    </w:p>
    <w:p/>
    <w:p w14:paraId="48F623F1" w14:textId="57DCC36D">
      <w:r>
        <w:t xml:space="preserve">In today's collaborative editing deployments, organizations face a definitive challenge</w:t>
      </w:r>
      <w:ins w:id="210" w:author="Editor" w:date="2026-03-21T00:00:00Z">
        <w:r>
          <w:t xml:space="preserve">.</w:t>
        </w:r>
      </w:ins>
      <w:del w:id="211" w:author="Editor" w:date="2026-03-21T00:00:00Z">
        <w:r>
          <w:delText xml:space="preserve">:</w:delText>
        </w:r>
      </w:del>
      <w:ins w:id="212" w:author="Editor" w:date="2026-03-21T00:00:00Z">
        <w:r>
          <w:t xml:space="preserve">The need to address h</w:t>
        </w:r>
      </w:ins>
      <w:del w:id="213" w:author="Editor" w:date="2026-03-21T00:00:00Z">
        <w:r>
          <w:delText xml:space="preserve">H</w:delText>
        </w:r>
      </w:del>
      <w:r>
        <w:t xml:space="preserve">ow to scale AI-assisted document workflows without sacrificing the editorial accountability that reviewers and compliance teams require. Through the </w:t>
      </w:r>
      <w:del w:id="214" w:author="Editor" w:date="2026-03-21T00:00:00Z">
        <w:r>
          <w:delText xml:space="preserve">open-source</w:delText>
        </w:r>
      </w:del>
      <w:ins w:id="215" w:author="Editor" w:date="2026-03-21T00:00:00Z">
        <w:r>
          <w:t xml:space="preserve">open source</w:t>
        </w:r>
      </w:ins>
      <w:r>
        <w:t xml:space="preserve"> CriticMarkup connector, combined with the MCP tool server and VS Code extension, delivers a production-ready solution.</w:t>
      </w:r>
    </w:p>
    <w:p/>
    <w:p w14:paraId="00E46440" w14:textId="4918AE3C">
      <w:r>
        <w:t xml:space="preserve">Organizations implementing this </w:t>
      </w:r>
      <w:del w:id="216" w:author="Editor" w:date="2026-03-21T00:00:00Z">
        <w:r>
          <w:delText xml:space="preserve">Open-source</w:delText>
        </w:r>
      </w:del>
      <w:ins w:id="217" w:author="Editor" w:date="2026-03-21T00:00:00Z">
        <w:r>
          <w:t xml:space="preserve">o</w:t>
        </w:r>
      </w:ins>
      <w:bookmarkStart w:name="cn-sep-5" w:id="5"/>
      <w:bookmarkEnd w:id="5"/>
      <w:ins w:id="218" w:author="Editor" w:date="2026-03-21T00:00:00Z">
        <w:r>
          <w:t xml:space="preserve">pen source</w:t>
        </w:r>
      </w:ins>
      <w:r>
        <w:t xml:space="preserve"> </w:t>
      </w:r>
      <w:del w:id="219" w:author="Editor" w:date="2026-03-21T00:00:00Z">
        <w:r>
          <w:delText xml:space="preserve">integration</w:delText>
        </w:r>
      </w:del>
      <w:ins w:id="220" w:author="Editor" w:date="2026-03-21T00:00:00Z">
        <w:r>
          <w:t xml:space="preserve">CriticMarkup integration</w:t>
        </w:r>
      </w:ins>
      <w:r>
        <w:t xml:space="preserve"> gain measurable advantages in editorial throughput</w:t>
      </w:r>
      <w:del w:id="221" w:author="Editor" w:date="2026-03-21T00:00:00Z">
        <w:r>
          <w:delText xml:space="preserve">,</w:delText>
        </w:r>
      </w:del>
      <w:r>
        <w:t xml:space="preserve"> review quality, and document integrity. This solution integrates with proven </w:t>
      </w:r>
      <w:del w:id="222" w:author="Editor" w:date="2026-03-21T00:00:00Z">
        <w:r>
          <w:delText xml:space="preserve">CriticMarkup</w:delText>
        </w:r>
      </w:del>
      <w:ins w:id="223" w:author="Editor" w:date="2026-03-21T00:00:00Z">
        <w:r>
          <w:t xml:space="preserve">open source</w:t>
        </w:r>
      </w:ins>
      <w:r>
        <w:t xml:space="preserve"> standards to improve every interaction and maintain context and intent across complete conversations</w:t>
      </w:r>
      <w:ins w:id="224" w:author="Editor" w:date="2026-03-21T00:00:00Z">
        <w:r>
          <w:t xml:space="preserve">,</w:t>
        </w:r>
      </w:ins>
      <w:r>
        <w:t xml:space="preserve"> </w:t>
      </w:r>
      <w:del w:id="225" w:author="Editor" w:date="2026-03-21T00:00:00Z">
        <w:r>
          <w:delText xml:space="preserve">that</w:delText>
        </w:r>
      </w:del>
      <w:r>
        <w:t xml:space="preserve"> improv</w:t>
      </w:r>
      <w:del w:id="226" w:author="Editor" w:date="2026-03-21T00:00:00Z">
        <w:r>
          <w:delText xml:space="preserve">es</w:delText>
        </w:r>
      </w:del>
      <w:ins w:id="227" w:author="Editor" w:date="2026-03-21T00:00:00Z">
        <w:r>
          <w:t xml:space="preserve">ing</w:t>
        </w:r>
      </w:ins>
      <w:r>
        <w:t xml:space="preserve"> your editorial experience.</w:t>
      </w:r>
    </w:p>
    <w:p/>
    <w:p w14:paraId="488A6902" w14:textId="50BCD6A2">
      <w:r>
        <w:t xml:space="preserve">Ready to transform your collaborative editing strategy? </w:t>
      </w:r>
      <w:ins w:id="228" w:author="Editor" w:date="2026-03-21T00:00:00Z">
        <w:r>
          <w:t xml:space="preserve">Connect with the ChangeDown</w:t>
        </w:r>
      </w:ins>
      <w:r>
        <w:t xml:space="preserve"> open source community </w:t>
      </w:r>
      <w:ins w:id="229" w:author="Editor" w:date="2026-03-21T00:00:00Z">
        <w:r>
          <w:t xml:space="preserve">to design a deployment architecture</w:t>
        </w:r>
      </w:ins>
      <w:r>
        <w:t xml:space="preserve"> tailored to your specific editorial workflow requirements.</w:t>
      </w:r>
      <w:commentRangeStart w:id="6"/>
      <w:commentRangeEnd w:id="6"/>
      <w:r>
        <w:rPr>
          <w:rStyle w:val="CommentReference"/>
        </w:rPr>
        <w:commentReference w:id="6"/>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E" w:author="Editor" w:date="2026-03-21T00:00:00.000Z">
    <w:p w14:paraId="7216E5F5" w14:textId="0851F421">
      <w:r>
        <w:t xml:space="preserve">This post was copyedited for grammar, spelling, capitalization, punctuation, terminology, and consistency issues. Other important issues are noted in comments, and you should consider revising the content accordingly before publication.</w:t>
      </w:r>
    </w:p>
  </w:comment>
  <w:comment w:id="1" w:initials="E" w:author="Editor" w:date="2026-03-21T00:00:00.000Z">
    <w:p w14:paraId="2E984035" w14:textId="4588FB3A">
      <w:r>
        <w:t xml:space="preserve">**NEEDS ACTION:** Please add byline information following the format provided</w:t>
      </w:r>
    </w:p>
  </w:comment>
  <w:comment w:id="2" w:initials="E" w:author="Editor" w:date="2026-03-21T00:00:00.000Z">
    <w:p w14:paraId="6256D57D" w14:textId="5218FD3F">
      <w:r>
        <w:t xml:space="preserve">**NEEDS ACTION:** Lists need to be introduced with a sentence rather than a heading. I've added a suggestion. Please review for accuracy.</w:t>
      </w:r>
    </w:p>
  </w:comment>
  <w:comment w:id="3" w:initials="E" w:author="Editor" w:date="2026-03-21T00:00:00.000Z">
    <w:p w14:paraId="5EC4C623" w14:textId="1BC36519">
      <w:r>
        <w:t xml:space="preserve">**NEEDS ACTION:** Best practice for blog posts is to convey information in prose and reserve lists for information that should be itemized. This list would probably serve the reader better as prose; consider converting it. At the least, the list needs to be introduced with prose (i.e., a complete sentence not in boldface).</w:t>
      </w:r>
    </w:p>
  </w:comment>
  <w:comment w:id="4" w:initials="E" w:author="Editor" w:date="2026-03-21T00:00:00.000Z">
    <w:p w14:paraId="4FAEBFE6" w14:textId="73A3FF74">
      <w:r>
        <w:t xml:space="preserve">**NEEDS ACTION:** I revised this section to prose. Please review for accuracy.</w:t>
      </w:r>
    </w:p>
  </w:comment>
  <w:comment w:id="5" w:initials="E" w:author="Editor" w:date="2026-03-21T00:00:00.000Z">
    <w:p w14:paraId="338FB845" w14:textId="1EA0CAEE">
      <w:r>
        <w:t xml:space="preserve">**NEEDS ACTION:** Please revise to complete sentences</w:t>
      </w:r>
    </w:p>
  </w:comment>
  <w:comment w:id="6" w:initials="E" w:author="Editor" w:date="2026-03-21T00:00:00.000Z">
    <w:p w14:paraId="3E2C7A84" w14:textId="2D809A81">
      <w:r>
        <w:t xml:space="preserve">**QUESTION:** is there a place somewhere in the post for this link?
ChangeDown Open Source Community
[https://github.com/changedown/community](https://github.com/changedown/community)</w:t>
      </w:r>
    </w:p>
  </w:comment>
</w:comments>
</file>

<file path=word/commentsExtended.xml><?xml version="1.0" encoding="utf-8"?>
<w15:commentsEx xmlns:w15="http://schemas.microsoft.com/office/word/2012/wordml" xmlns:mc="http://schemas.openxmlformats.org/markup-compatibility/2006" mc:Ignorable="w15">
  <w15:commentEx w15:paraId="7216E5F5" w15:done="0"/>
  <w15:commentEx w15:paraId="2E984035" w15:done="0"/>
  <w15:commentEx w15:paraId="6256D57D" w15:done="0"/>
  <w15:commentEx w15:paraId="5EC4C623" w15:done="0"/>
  <w15:commentEx w15:paraId="4FAEBFE6" w15:done="0"/>
  <w15:commentEx w15:paraId="338FB845" w15:done="0"/>
  <w15:commentEx w15:paraId="3E2C7A8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styleId="Heading1" w:type="paragraph">
    <w:name w:val="heading 1"/>
    <w:basedOn w:val="Normal"/>
    <w:next w:val="Normal"/>
    <w:uiPriority w:val="9"/>
    <w:qFormat/>
    <w:pPr>
      <w:keepNext/>
      <w:keepLines/>
      <w:spacing w:after="80" w:before="360"/>
      <w:outlineLvl w:val="0"/>
    </w:pPr>
    <w:rPr>
      <w:b/>
      <w:sz w:val="36"/>
      <w:szCs w:val="36"/>
    </w:rPr>
  </w:style>
  <w:style w:styleId="Heading2" w:type="paragraph">
    <w:name w:val="heading 2"/>
    <w:basedOn w:val="Normal"/>
    <w:next w:val="Normal"/>
    <w:uiPriority w:val="9"/>
    <w:qFormat/>
    <w:pPr>
      <w:keepNext/>
      <w:keepLines/>
      <w:spacing w:after="80" w:before="160"/>
      <w:outlineLvl w:val="1"/>
    </w:pPr>
    <w:rPr>
      <w:b/>
      <w:sz w:val="28"/>
      <w:szCs w:val="28"/>
    </w:rPr>
  </w:style>
  <w:style w:styleId="Heading3" w:type="paragraph">
    <w:name w:val="heading 3"/>
    <w:basedOn w:val="Normal"/>
    <w:next w:val="Normal"/>
    <w:uiPriority w:val="9"/>
    <w:qFormat/>
    <w:pPr>
      <w:keepNext/>
      <w:keepLines/>
      <w:spacing w:after="80" w:before="160"/>
      <w:outlineLvl w:val="2"/>
    </w:pPr>
    <w:rPr>
      <w:b/>
      <w:sz w:val="24"/>
      <w:szCs w:val="24"/>
    </w:rPr>
  </w:style>
  <w:style w:styleId="Heading4" w:type="paragraph">
    <w:name w:val="heading 4"/>
    <w:basedOn w:val="Normal"/>
    <w:next w:val="Normal"/>
    <w:uiPriority w:val="9"/>
    <w:qFormat/>
    <w:pPr>
      <w:keepNext/>
      <w:keepLines/>
      <w:spacing w:after="40" w:before="80"/>
      <w:outlineLvl w:val="3"/>
    </w:pPr>
    <w:rPr>
      <w:i/>
      <w:iCs/>
    </w:rPr>
  </w:style>
  <w:style w:styleId="Heading5" w:type="paragraph">
    <w:name w:val="heading 5"/>
    <w:basedOn w:val="Normal"/>
    <w:next w:val="Normal"/>
    <w:uiPriority w:val="9"/>
    <w:qFormat/>
    <w:pPr>
      <w:keepNext/>
      <w:keepLines/>
      <w:spacing w:after="40" w:before="80"/>
      <w:outlineLvl w:val="4"/>
    </w:pPr>
    <w:rPr/>
  </w:style>
  <w:style w:styleId="Heading6" w:type="paragraph">
    <w:name w:val="heading 6"/>
    <w:basedOn w:val="Normal"/>
    <w:next w:val="Normal"/>
    <w:uiPriority w:val="9"/>
    <w:qFormat/>
    <w:pPr>
      <w:keepNext/>
      <w:keepLines/>
      <w:spacing w:after="0" w:before="40"/>
      <w:outlineLvl w:val="5"/>
    </w:pPr>
    <w:rPr>
      <w:i/>
      <w:iCs/>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CommentReference">
    <w:name w:val="annotation reference"/>
    <w:basedOn w:val="DefaultParagraphFont"/>
    <w:rPr>
      <w:sz w:val="16"/>
      <w:szCs w:val="16"/>
    </w:rPr>
  </w:style>
  <w:style w:default="1" w:styleId="Normal" w:type="paragraph">
    <w:name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f4b3672eb5431bc7fe4330e9c6237948fd6493.png"/><Relationship Id="rId8" Type="http://schemas.openxmlformats.org/officeDocument/2006/relationships/image" Target="media/39147bb8e8058267e9a1c5e85296161e951acca4.png"/><Relationship Id="rId9" Type="http://schemas.openxmlformats.org/officeDocument/2006/relationships/fontTable" Target="fontTable.xml"/><Relationship Id="rId10" Type="http://schemas.microsoft.com/office/2011/relationships/commentsExtended" Target="commentsExtended.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ChangeDown Export</dc:title>
  <dc:creator>ChangeDown</dc:creator>
  <dc:description>Converted from CriticMarkup by @changedown/docx</dc:description>
  <cp:lastModifiedBy>Un-named</cp:lastModifiedBy>
  <cp:revision>1</cp:revision>
  <dcterms:created xsi:type="dcterms:W3CDTF">2026-04-03T17:20:54.446Z</dcterms:created>
  <dcterms:modified xsi:type="dcterms:W3CDTF">2026-04-03T17:20:54.447Z</dcterms:modified>
</cp:coreProperties>
</file>

<file path=docProps/custom.xml><?xml version="1.0" encoding="utf-8"?>
<Properties xmlns="http://schemas.openxmlformats.org/officeDocument/2006/custom-properties" xmlns:vt="http://schemas.openxmlformats.org/officeDocument/2006/docPropsVTypes"/>
</file>